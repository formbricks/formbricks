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Feedback Survey (under review)</w:t>
      </w:r>
    </w:p>
    <w:p>
      <w:commentRangeStart w:id="0"/>
      <w:r>
        <w:rPr>
          <w:sz w:val="22"/>
          <w:szCs w:val="22"/>
        </w:rPr>
        <w:t xml:space="preserve">1. How satisfied are you with the </w:t>
      </w:r>
      <w:del w:id="901" w:author="Reviewer" w:date="2026-09-09T10:00:00Z">
        <w:r>
          <w:rPr>
            <w:sz w:val="22"/>
            <w:szCs w:val="22"/>
          </w:rPr>
          <w:delText xml:space="preserve">venue</w:delText>
        </w:r>
      </w:del>
      <w:ins w:id="902" w:author="Reviewer" w:date="2026-09-09T10:00:00Z">
        <w:r>
          <w:rPr>
            <w:sz w:val="22"/>
            <w:szCs w:val="22"/>
          </w:rPr>
          <w:t xml:space="preserve">stadium</w:t>
        </w:r>
      </w:ins>
      <w:r>
        <w:rPr>
          <w:sz w:val="22"/>
          <w:szCs w:val="22"/>
        </w:rPr>
        <w:t xml:space="preserve">? (CSAT)</w:t>
      </w:r>
      <w:commentRangeEnd w:id="0"/>
      <w:r>
        <w:rPr>
          <w:rStyle w:val="CommentReference"/>
        </w:rPr>
        <w:commentReference w:id="0"/>
      </w:r>
    </w:p>
    <w:p>
      <w:r>
        <w:rPr>
          <w:sz w:val="22"/>
          <w:szCs w:val="22"/>
        </w:rPr>
        <w:t xml:space="preserve">2. Would you attend this event again? (Single select: Yes / No)</w:t>
      </w:r>
    </w:p>
    <w:p>
      <w:commentRangeStart w:id="1"/>
      <w:r>
        <w:rPr>
          <w:sz w:val="22"/>
          <w:szCs w:val="22"/>
        </w:rPr>
        <w:t xml:space="preserve">3. Any additional comments? (Open text)</w:t>
      </w:r>
      <w:commentRangeEnd w:id="1"/>
      <w:r>
        <w:rPr>
          <w:rStyle w:val="CommentReference"/>
        </w:rPr>
        <w:commentReference w:id="1"/>
      </w:r>
    </w:p>
    <w:p>
      <w:pPr>
        <w:rPr>
          <w:ins w:id="905" w:author="Reviewer" w:date="2026-09-09T10:00:00Z"/>
        </w:rPr>
      </w:pPr>
      <w:ins w:id="906" w:author="Reviewer" w:date="2026-09-09T10:00:00Z">
        <w:r>
          <w:rPr>
            <w:sz w:val="22"/>
            <w:szCs w:val="22"/>
          </w:rPr>
          <w:t xml:space="preserve">4. How likely are you to recommend us? (NPS)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Reviewer" w:date="2026-09-09T15:58:06Z" w:initials="C">
    <w:p w14:paraId="55FCD36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Should we split this into venue cleanliness and staff friendliness?</w:t>
      </w:r>
    </w:p>
  </w:comment>
  <w:comment w:id="1" w:author="Reviewer" w:date="2026-09-09T15:58:06Z" w:initials="C">
    <w:p w14:paraId="437E826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Please make this open-text question optional.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FCD36C" w15:done="0"/>
  <w15:commentEx w15:paraId="437E82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DB794EC" w16cex:dateUtc="2026-09-09T15:58:06Z"/>
  <w16cex:commentExtensible w16cex:durableId="05A9B73D" w16cex:dateUtc="2026-09-09T15:58:0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FCD36C" w16cid:durableId="0DB794EC"/>
  <w16cid:commentId w16cid:paraId="437E826D" w16cid:durableId="05A9B73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microsoft.com/office/2011/relationships/commentsExtended" Target="commentsExtended.xml"/><Relationship Id="rId9" Type="http://schemas.microsoft.com/office/2016/09/relationships/commentsIds" Target="commentsIds.xml"/><Relationship Id="rId10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2026-09-09T15:57:38.679Z</dcterms:created>
  <dcterms:modified xsi:type="dcterms:W3CDTF">2026-09-09T15:57:38.679Z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